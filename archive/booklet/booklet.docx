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f07f09"/>
          <w:sz w:val="40"/>
          <w:szCs w:val="40"/>
        </w:rPr>
      </w:pPr>
      <w:r w:rsidDel="00000000" w:rsidR="00000000" w:rsidRPr="00000000">
        <w:rPr>
          <w:sz w:val="48"/>
          <w:szCs w:val="48"/>
        </w:rPr>
        <w:drawing>
          <wp:inline distB="0" distT="0" distL="0" distR="0">
            <wp:extent cx="4862513" cy="25766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62513" cy="257664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both"/>
        <w:rPr/>
      </w:pPr>
      <w:bookmarkStart w:colFirst="0" w:colLast="0" w:name="_otmmhydqsykx" w:id="0"/>
      <w:bookmarkEnd w:id="0"/>
      <w:r w:rsidDel="00000000" w:rsidR="00000000" w:rsidRPr="00000000">
        <w:rPr>
          <w:rtl w:val="0"/>
        </w:rPr>
      </w:r>
    </w:p>
    <w:sdt>
      <w:sdtPr>
        <w:id w:val="539568023"/>
        <w:docPartObj>
          <w:docPartGallery w:val="Table of Contents"/>
          <w:docPartUnique w:val="1"/>
        </w:docPartObj>
      </w:sdtPr>
      <w:sdtContent>
        <w:p w:rsidR="00000000" w:rsidDel="00000000" w:rsidP="00000000" w:rsidRDefault="00000000" w:rsidRPr="00000000" w14:paraId="00000003">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qfirtxhhn7">
            <w:r w:rsidDel="00000000" w:rsidR="00000000" w:rsidRPr="00000000">
              <w:rPr>
                <w:b w:val="0"/>
                <w:bCs w:val="0"/>
                <w:color w:val="1155cc"/>
                <w:u w:val="single"/>
                <w:rtl w:val="0"/>
              </w:rPr>
              <w:t xml:space="preserve">Open Blues and its Home</w:t>
            </w:r>
          </w:hyperlink>
          <w:r w:rsidDel="00000000" w:rsidR="00000000" w:rsidRPr="00000000">
            <w:rPr>
              <w:rtl w:val="0"/>
            </w:rPr>
          </w:r>
        </w:p>
        <w:p w:rsidR="00000000" w:rsidDel="00000000" w:rsidP="00000000" w:rsidRDefault="00000000" w:rsidRPr="00000000" w14:paraId="00000004">
          <w:pPr>
            <w:widowControl w:val="0"/>
            <w:spacing w:after="0" w:before="60" w:line="240" w:lineRule="auto"/>
            <w:rPr>
              <w:b w:val="0"/>
              <w:bCs w:val="0"/>
              <w:color w:val="1155cc"/>
              <w:u w:val="single"/>
            </w:rPr>
          </w:pPr>
          <w:hyperlink w:anchor="_yy1jpr11ddfv">
            <w:r w:rsidDel="00000000" w:rsidR="00000000" w:rsidRPr="00000000">
              <w:rPr>
                <w:b w:val="0"/>
                <w:bCs w:val="0"/>
                <w:color w:val="1155cc"/>
                <w:u w:val="single"/>
                <w:rtl w:val="0"/>
              </w:rPr>
              <w:t xml:space="preserve">Ride Sharing</w:t>
            </w:r>
          </w:hyperlink>
          <w:r w:rsidDel="00000000" w:rsidR="00000000" w:rsidRPr="00000000">
            <w:rPr>
              <w:rtl w:val="0"/>
            </w:rPr>
          </w:r>
        </w:p>
        <w:p w:rsidR="00000000" w:rsidDel="00000000" w:rsidP="00000000" w:rsidRDefault="00000000" w:rsidRPr="00000000" w14:paraId="00000005">
          <w:pPr>
            <w:widowControl w:val="0"/>
            <w:spacing w:after="0" w:before="60" w:line="240" w:lineRule="auto"/>
            <w:rPr>
              <w:b w:val="0"/>
              <w:bCs w:val="0"/>
              <w:color w:val="1155cc"/>
              <w:u w:val="single"/>
            </w:rPr>
          </w:pPr>
          <w:hyperlink w:anchor="_2et92p0">
            <w:r w:rsidDel="00000000" w:rsidR="00000000" w:rsidRPr="00000000">
              <w:rPr>
                <w:b w:val="0"/>
                <w:bCs w:val="0"/>
                <w:color w:val="1155cc"/>
                <w:u w:val="single"/>
                <w:rtl w:val="0"/>
              </w:rPr>
              <w:t xml:space="preserve">Accommodation &amp; Food</w:t>
            </w:r>
          </w:hyperlink>
          <w:r w:rsidDel="00000000" w:rsidR="00000000" w:rsidRPr="00000000">
            <w:rPr>
              <w:rtl w:val="0"/>
            </w:rPr>
          </w:r>
        </w:p>
        <w:p w:rsidR="00000000" w:rsidDel="00000000" w:rsidP="00000000" w:rsidRDefault="00000000" w:rsidRPr="00000000" w14:paraId="00000006">
          <w:pPr>
            <w:widowControl w:val="0"/>
            <w:spacing w:after="0" w:before="60" w:line="240" w:lineRule="auto"/>
            <w:rPr>
              <w:b w:val="0"/>
              <w:bCs w:val="0"/>
              <w:color w:val="1155cc"/>
              <w:u w:val="single"/>
            </w:rPr>
          </w:pPr>
          <w:hyperlink w:anchor="_xv0ify895jhs">
            <w:r w:rsidDel="00000000" w:rsidR="00000000" w:rsidRPr="00000000">
              <w:rPr>
                <w:b w:val="0"/>
                <w:bCs w:val="0"/>
                <w:color w:val="1155cc"/>
                <w:u w:val="single"/>
                <w:rtl w:val="0"/>
              </w:rPr>
              <w:t xml:space="preserve">DIY, Tasks &amp; Chores</w:t>
            </w:r>
          </w:hyperlink>
          <w:r w:rsidDel="00000000" w:rsidR="00000000" w:rsidRPr="00000000">
            <w:rPr>
              <w:rtl w:val="0"/>
            </w:rPr>
          </w:r>
        </w:p>
        <w:p w:rsidR="00000000" w:rsidDel="00000000" w:rsidP="00000000" w:rsidRDefault="00000000" w:rsidRPr="00000000" w14:paraId="00000007">
          <w:pPr>
            <w:widowControl w:val="0"/>
            <w:spacing w:after="0" w:before="60" w:line="240" w:lineRule="auto"/>
            <w:rPr>
              <w:b w:val="0"/>
              <w:bCs w:val="0"/>
              <w:color w:val="1155cc"/>
              <w:u w:val="single"/>
            </w:rPr>
          </w:pPr>
          <w:hyperlink w:anchor="_glm7lt9jy35">
            <w:r w:rsidDel="00000000" w:rsidR="00000000" w:rsidRPr="00000000">
              <w:rPr>
                <w:b w:val="0"/>
                <w:bCs w:val="0"/>
                <w:color w:val="1155cc"/>
                <w:u w:val="single"/>
                <w:rtl w:val="0"/>
              </w:rPr>
              <w:t xml:space="preserve">Festival Rules</w:t>
            </w:r>
          </w:hyperlink>
          <w:r w:rsidDel="00000000" w:rsidR="00000000" w:rsidRPr="00000000">
            <w:rPr>
              <w:rtl w:val="0"/>
            </w:rPr>
          </w:r>
        </w:p>
        <w:p w:rsidR="00000000" w:rsidDel="00000000" w:rsidP="00000000" w:rsidRDefault="00000000" w:rsidRPr="00000000" w14:paraId="00000008">
          <w:pPr>
            <w:widowControl w:val="0"/>
            <w:spacing w:after="0" w:before="60" w:line="240" w:lineRule="auto"/>
            <w:rPr>
              <w:b w:val="0"/>
              <w:bCs w:val="0"/>
              <w:color w:val="1155cc"/>
              <w:u w:val="single"/>
            </w:rPr>
          </w:pPr>
          <w:hyperlink w:anchor="_j83d9pfhxit5">
            <w:r w:rsidDel="00000000" w:rsidR="00000000" w:rsidRPr="00000000">
              <w:rPr>
                <w:b w:val="0"/>
                <w:bCs w:val="0"/>
                <w:color w:val="1155cc"/>
                <w:u w:val="single"/>
                <w:rtl w:val="0"/>
              </w:rPr>
              <w:t xml:space="preserve">Payments and Registration</w:t>
            </w:r>
          </w:hyperlink>
          <w:r w:rsidDel="00000000" w:rsidR="00000000" w:rsidRPr="00000000">
            <w:rPr>
              <w:rtl w:val="0"/>
            </w:rPr>
          </w:r>
        </w:p>
        <w:p w:rsidR="00000000" w:rsidDel="00000000" w:rsidP="00000000" w:rsidRDefault="00000000" w:rsidRPr="00000000" w14:paraId="00000009">
          <w:pPr>
            <w:widowControl w:val="0"/>
            <w:spacing w:after="0" w:before="60" w:line="240" w:lineRule="auto"/>
            <w:rPr>
              <w:b w:val="0"/>
              <w:bCs w:val="0"/>
              <w:color w:val="1155cc"/>
              <w:u w:val="single"/>
            </w:rPr>
          </w:pPr>
          <w:hyperlink w:anchor="_4d34og8">
            <w:r w:rsidDel="00000000" w:rsidR="00000000" w:rsidRPr="00000000">
              <w:rPr>
                <w:b w:val="0"/>
                <w:bCs w:val="0"/>
                <w:color w:val="1155cc"/>
                <w:u w:val="single"/>
                <w:rtl w:val="0"/>
              </w:rPr>
              <w:t xml:space="preserve">Preliminary Schedule</w:t>
            </w:r>
          </w:hyperlink>
          <w:r w:rsidDel="00000000" w:rsidR="00000000" w:rsidRPr="00000000">
            <w:rPr>
              <w:rtl w:val="0"/>
            </w:rPr>
          </w:r>
        </w:p>
        <w:p w:rsidR="00000000" w:rsidDel="00000000" w:rsidP="00000000" w:rsidRDefault="00000000" w:rsidRPr="00000000" w14:paraId="0000000A">
          <w:pPr>
            <w:widowControl w:val="0"/>
            <w:spacing w:after="0" w:before="60" w:line="240" w:lineRule="auto"/>
            <w:rPr>
              <w:b w:val="0"/>
              <w:bCs w:val="0"/>
              <w:color w:val="1155cc"/>
              <w:u w:val="single"/>
            </w:rPr>
          </w:pPr>
          <w:hyperlink w:anchor="_jci61otzle3n">
            <w:r w:rsidDel="00000000" w:rsidR="00000000" w:rsidRPr="00000000">
              <w:rPr>
                <w:b w:val="0"/>
                <w:bCs w:val="0"/>
                <w:color w:val="1155cc"/>
                <w:u w:val="single"/>
                <w:rtl w:val="0"/>
              </w:rPr>
              <w:t xml:space="preserve">WhatsApp Group</w:t>
            </w:r>
          </w:hyperlink>
          <w:r w:rsidDel="00000000" w:rsidR="00000000" w:rsidRPr="00000000">
            <w:rPr>
              <w:rtl w:val="0"/>
            </w:rPr>
          </w:r>
        </w:p>
        <w:p w:rsidR="00000000" w:rsidDel="00000000" w:rsidP="00000000" w:rsidRDefault="00000000" w:rsidRPr="00000000" w14:paraId="0000000B">
          <w:pPr>
            <w:widowControl w:val="0"/>
            <w:spacing w:after="0" w:before="60" w:line="240" w:lineRule="auto"/>
            <w:rPr>
              <w:b w:val="0"/>
              <w:bCs w:val="0"/>
              <w:color w:val="1155cc"/>
              <w:u w:val="single"/>
            </w:rPr>
          </w:pPr>
          <w:hyperlink w:anchor="_3rdcrjn">
            <w:r w:rsidDel="00000000" w:rsidR="00000000" w:rsidRPr="00000000">
              <w:rPr>
                <w:b w:val="0"/>
                <w:bCs w:val="0"/>
                <w:color w:val="1155cc"/>
                <w:u w:val="single"/>
                <w:rtl w:val="0"/>
              </w:rPr>
              <w:t xml:space="preserve">Checklist</w:t>
            </w:r>
          </w:hyperlink>
          <w:r w:rsidDel="00000000" w:rsidR="00000000" w:rsidRPr="00000000">
            <w:rPr>
              <w:rtl w:val="0"/>
            </w:rPr>
          </w:r>
        </w:p>
        <w:p w:rsidR="00000000" w:rsidDel="00000000" w:rsidP="00000000" w:rsidRDefault="00000000" w:rsidRPr="00000000" w14:paraId="0000000C">
          <w:pPr>
            <w:widowControl w:val="0"/>
            <w:spacing w:after="0" w:before="60" w:line="240" w:lineRule="auto"/>
            <w:rPr>
              <w:b w:val="0"/>
              <w:bCs w:val="0"/>
              <w:color w:val="1155cc"/>
              <w:u w:val="single"/>
            </w:rPr>
          </w:pPr>
          <w:hyperlink w:anchor="_x964s2r4skdq">
            <w:r w:rsidDel="00000000" w:rsidR="00000000" w:rsidRPr="00000000">
              <w:rPr>
                <w:b w:val="0"/>
                <w:bCs w:val="0"/>
                <w:color w:val="1155cc"/>
                <w:u w:val="single"/>
                <w:rtl w:val="0"/>
              </w:rPr>
              <w:t xml:space="preserve">Committee</w:t>
            </w:r>
          </w:hyperlink>
          <w:r w:rsidDel="00000000" w:rsidR="00000000" w:rsidRPr="00000000">
            <w:rPr>
              <w:rtl w:val="0"/>
            </w:rPr>
          </w:r>
        </w:p>
        <w:p w:rsidR="00000000" w:rsidDel="00000000" w:rsidP="00000000" w:rsidRDefault="00000000" w:rsidRPr="00000000" w14:paraId="0000000D">
          <w:pPr>
            <w:widowControl w:val="0"/>
            <w:spacing w:after="0" w:before="60" w:line="240" w:lineRule="auto"/>
            <w:rPr>
              <w:b w:val="0"/>
              <w:bCs w:val="0"/>
              <w:color w:val="1155cc"/>
              <w:u w:val="single"/>
            </w:rPr>
          </w:pPr>
          <w:hyperlink w:anchor="_lkn61691kdyz">
            <w:r w:rsidDel="00000000" w:rsidR="00000000" w:rsidRPr="00000000">
              <w:rPr>
                <w:b w:val="0"/>
                <w:bCs w:val="0"/>
                <w:color w:val="1155cc"/>
                <w:u w:val="single"/>
                <w:rtl w:val="0"/>
              </w:rPr>
              <w:t xml:space="preserve">Organisational Protocol</w:t>
            </w:r>
          </w:hyperlink>
          <w:r w:rsidDel="00000000" w:rsidR="00000000" w:rsidRPr="00000000">
            <w:rPr>
              <w:rtl w:val="0"/>
            </w:rPr>
          </w:r>
        </w:p>
        <w:p w:rsidR="00000000" w:rsidDel="00000000" w:rsidP="00000000" w:rsidRDefault="00000000" w:rsidRPr="00000000" w14:paraId="0000000E">
          <w:pPr>
            <w:widowControl w:val="0"/>
            <w:spacing w:after="0" w:before="60" w:line="240" w:lineRule="auto"/>
            <w:rPr>
              <w:b w:val="0"/>
              <w:bCs w:val="0"/>
              <w:color w:val="1155cc"/>
              <w:u w:val="single"/>
            </w:rPr>
          </w:pPr>
          <w:hyperlink w:anchor="_1dkv43euu41s">
            <w:r w:rsidDel="00000000" w:rsidR="00000000" w:rsidRPr="00000000">
              <w:rPr>
                <w:b w:val="0"/>
                <w:bCs w:val="0"/>
                <w:color w:val="1155cc"/>
                <w:u w:val="single"/>
                <w:rtl w:val="0"/>
              </w:rPr>
              <w:t xml:space="preserve">Wednesday evening or Thursday morning</w:t>
            </w:r>
          </w:hyperlink>
          <w:r w:rsidDel="00000000" w:rsidR="00000000" w:rsidRPr="00000000">
            <w:rPr>
              <w:rtl w:val="0"/>
            </w:rPr>
          </w:r>
        </w:p>
        <w:p w:rsidR="00000000" w:rsidDel="00000000" w:rsidP="00000000" w:rsidRDefault="00000000" w:rsidRPr="00000000" w14:paraId="0000000F">
          <w:pPr>
            <w:widowControl w:val="0"/>
            <w:spacing w:after="0" w:before="60" w:line="240" w:lineRule="auto"/>
            <w:rPr>
              <w:b w:val="0"/>
              <w:bCs w:val="0"/>
              <w:color w:val="1155cc"/>
              <w:u w:val="single"/>
            </w:rPr>
          </w:pPr>
          <w:hyperlink w:anchor="_bgg71wmhhut5">
            <w:r w:rsidDel="00000000" w:rsidR="00000000" w:rsidRPr="00000000">
              <w:rPr>
                <w:b w:val="0"/>
                <w:bCs w:val="0"/>
                <w:color w:val="1155cc"/>
                <w:u w:val="single"/>
                <w:rtl w:val="0"/>
              </w:rPr>
              <w:t xml:space="preserve">Thursday Evening</w:t>
            </w:r>
          </w:hyperlink>
          <w:r w:rsidDel="00000000" w:rsidR="00000000" w:rsidRPr="00000000">
            <w:rPr>
              <w:rtl w:val="0"/>
            </w:rPr>
          </w:r>
        </w:p>
        <w:p w:rsidR="00000000" w:rsidDel="00000000" w:rsidP="00000000" w:rsidRDefault="00000000" w:rsidRPr="00000000" w14:paraId="00000010">
          <w:pPr>
            <w:widowControl w:val="0"/>
            <w:spacing w:after="0" w:before="60" w:line="240" w:lineRule="auto"/>
            <w:rPr>
              <w:b w:val="0"/>
              <w:bCs w:val="0"/>
              <w:color w:val="1155cc"/>
              <w:u w:val="single"/>
            </w:rPr>
          </w:pPr>
          <w:hyperlink w:anchor="_ckp983vzqsih">
            <w:r w:rsidDel="00000000" w:rsidR="00000000" w:rsidRPr="00000000">
              <w:rPr>
                <w:b w:val="0"/>
                <w:bCs w:val="0"/>
                <w:color w:val="1155cc"/>
                <w:u w:val="single"/>
                <w:rtl w:val="0"/>
              </w:rPr>
              <w:t xml:space="preserve">Friday</w:t>
            </w:r>
          </w:hyperlink>
          <w:r w:rsidDel="00000000" w:rsidR="00000000" w:rsidRPr="00000000">
            <w:rPr>
              <w:rtl w:val="0"/>
            </w:rPr>
          </w:r>
        </w:p>
        <w:p w:rsidR="00000000" w:rsidDel="00000000" w:rsidP="00000000" w:rsidRDefault="00000000" w:rsidRPr="00000000" w14:paraId="00000011">
          <w:pPr>
            <w:widowControl w:val="0"/>
            <w:spacing w:after="0" w:before="60" w:line="240" w:lineRule="auto"/>
            <w:rPr>
              <w:b w:val="0"/>
              <w:bCs w:val="0"/>
              <w:color w:val="1155cc"/>
              <w:u w:val="single"/>
            </w:rPr>
          </w:pPr>
          <w:hyperlink w:anchor="_5mdp25ai4ap1">
            <w:r w:rsidDel="00000000" w:rsidR="00000000" w:rsidRPr="00000000">
              <w:rPr>
                <w:b w:val="0"/>
                <w:bCs w:val="0"/>
                <w:color w:val="1155cc"/>
                <w:u w:val="single"/>
                <w:rtl w:val="0"/>
              </w:rPr>
              <w:t xml:space="preserve">Saturday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jc w:val="both"/>
        <w:rPr/>
      </w:pPr>
      <w:bookmarkStart w:colFirst="0" w:colLast="0" w:name="_8ow2b8n2vgu5" w:id="1"/>
      <w:bookmarkEnd w:id="1"/>
      <w:r w:rsidDel="00000000" w:rsidR="00000000" w:rsidRPr="00000000">
        <w:rPr>
          <w:rtl w:val="0"/>
        </w:rPr>
      </w:r>
    </w:p>
    <w:p w:rsidR="00000000" w:rsidDel="00000000" w:rsidP="00000000" w:rsidRDefault="00000000" w:rsidRPr="00000000" w14:paraId="00000013">
      <w:pPr>
        <w:pStyle w:val="Heading1"/>
        <w:jc w:val="both"/>
        <w:rPr/>
      </w:pPr>
      <w:bookmarkStart w:colFirst="0" w:colLast="0" w:name="_oivbogemslsr" w:id="2"/>
      <w:bookmarkEnd w:id="2"/>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jc w:val="both"/>
        <w:rPr/>
      </w:pPr>
      <w:bookmarkStart w:colFirst="0" w:colLast="0" w:name="_8vqfirtxhhn7" w:id="3"/>
      <w:bookmarkEnd w:id="3"/>
      <w:r w:rsidDel="00000000" w:rsidR="00000000" w:rsidRPr="00000000">
        <w:rPr>
          <w:rtl w:val="0"/>
        </w:rPr>
        <w:t xml:space="preserve">Open Blues and its Home</w:t>
      </w:r>
    </w:p>
    <w:p w:rsidR="00000000" w:rsidDel="00000000" w:rsidP="00000000" w:rsidRDefault="00000000" w:rsidRPr="00000000" w14:paraId="00000015">
      <w:pPr>
        <w:rPr/>
      </w:pPr>
      <w:r w:rsidDel="00000000" w:rsidR="00000000" w:rsidRPr="00000000">
        <w:rPr>
          <w:rtl w:val="0"/>
        </w:rPr>
        <w:t xml:space="preserve">Open Blues takes place at a beautiful and historically rich palace, which fell into disrepair during Russia’s rule over Poland 1945-89. It was bought by a Polish-British couple, Anna and Jim, who are now renovating it with much love. They make it available for visitors and cultural events. This unfinished palace is their home; a home they want to share. The palace has a raw feel that invites experimentation, so feel free to explore. However, remember to respect Anna’s and Jim’s privacy!</w:t>
      </w:r>
    </w:p>
    <w:p w:rsidR="00000000" w:rsidDel="00000000" w:rsidP="00000000" w:rsidRDefault="00000000" w:rsidRPr="00000000" w14:paraId="00000016">
      <w:pPr>
        <w:rPr>
          <w:b w:val="1"/>
          <w:bCs w:val="1"/>
          <w:color w:val="b35f06"/>
          <w:sz w:val="28"/>
          <w:szCs w:val="28"/>
        </w:rPr>
      </w:pPr>
      <w:r w:rsidDel="00000000" w:rsidR="00000000" w:rsidRPr="00000000">
        <w:rPr>
          <w:rtl w:val="0"/>
        </w:rPr>
        <w:t xml:space="preserve">Open Blues is a</w:t>
      </w:r>
      <w:r w:rsidDel="00000000" w:rsidR="00000000" w:rsidRPr="00000000">
        <w:rPr>
          <w:b w:val="1"/>
          <w:bCs w:val="1"/>
          <w:rtl w:val="0"/>
        </w:rPr>
        <w:t xml:space="preserve"> non-profit do-it-yourself</w:t>
      </w:r>
      <w:r w:rsidDel="00000000" w:rsidR="00000000" w:rsidRPr="00000000">
        <w:rPr>
          <w:rtl w:val="0"/>
        </w:rPr>
        <w:t xml:space="preserve"> event. The main organisers deal with renting the venue, registrations, scheduling and some logistics, but music, workshops, and merriment are </w:t>
      </w:r>
      <w:r w:rsidDel="00000000" w:rsidR="00000000" w:rsidRPr="00000000">
        <w:rPr>
          <w:b w:val="1"/>
          <w:bCs w:val="1"/>
          <w:rtl w:val="0"/>
        </w:rPr>
        <w:t xml:space="preserve">crowdsourced</w:t>
      </w:r>
      <w:r w:rsidDel="00000000" w:rsidR="00000000" w:rsidRPr="00000000">
        <w:rPr>
          <w:rtl w:val="0"/>
        </w:rPr>
        <w:t xml:space="preserve">. Not only is this more fun and creates a well-knit </w:t>
      </w:r>
      <w:r w:rsidDel="00000000" w:rsidR="00000000" w:rsidRPr="00000000">
        <w:rPr>
          <w:b w:val="1"/>
          <w:bCs w:val="1"/>
          <w:rtl w:val="0"/>
        </w:rPr>
        <w:t xml:space="preserve">community</w:t>
      </w:r>
      <w:r w:rsidDel="00000000" w:rsidR="00000000" w:rsidRPr="00000000">
        <w:rPr>
          <w:rtl w:val="0"/>
        </w:rPr>
        <w:t xml:space="preserve">, but it also reduces the costs from ~ €450 pp to ~ €120 pp!</w:t>
      </w:r>
      <w:r w:rsidDel="00000000" w:rsidR="00000000" w:rsidRPr="00000000">
        <w:rPr>
          <w:rtl w:val="0"/>
        </w:rPr>
      </w:r>
    </w:p>
    <w:p w:rsidR="00000000" w:rsidDel="00000000" w:rsidP="00000000" w:rsidRDefault="00000000" w:rsidRPr="00000000" w14:paraId="00000017">
      <w:pPr>
        <w:rPr>
          <w:b w:val="1"/>
          <w:bCs w:val="1"/>
          <w:color w:val="b35f06"/>
          <w:sz w:val="28"/>
          <w:szCs w:val="28"/>
        </w:rPr>
      </w:pPr>
      <w:bookmarkStart w:colFirst="0" w:colLast="0" w:name="_p447njnix9gx" w:id="4"/>
      <w:bookmarkEnd w:id="4"/>
      <w:r w:rsidDel="00000000" w:rsidR="00000000" w:rsidRPr="00000000">
        <w:rPr>
          <w:rtl w:val="0"/>
        </w:rPr>
        <w:t xml:space="preserve">The venue consists of the beautiful palace and two big barns. The palace has many rooms and attics that are great for sleeping. One of the barns is suitable for sleeping when it’s warm and has its own showers.</w:t>
      </w:r>
      <w:r w:rsidDel="00000000" w:rsidR="00000000" w:rsidRPr="00000000">
        <w:rPr>
          <w:rtl w:val="0"/>
        </w:rPr>
      </w:r>
    </w:p>
    <w:p w:rsidR="00000000" w:rsidDel="00000000" w:rsidP="00000000" w:rsidRDefault="00000000" w:rsidRPr="00000000" w14:paraId="00000018">
      <w:pPr>
        <w:rPr>
          <w:b w:val="1"/>
          <w:bCs w:val="1"/>
          <w:color w:val="b35f06"/>
          <w:sz w:val="28"/>
          <w:szCs w:val="28"/>
        </w:rPr>
      </w:pPr>
      <w:bookmarkStart w:colFirst="0" w:colLast="0" w:name="_ke0s50hv2caa" w:id="5"/>
      <w:bookmarkEnd w:id="5"/>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yy1jpr11ddfv" w:id="6"/>
      <w:bookmarkEnd w:id="6"/>
      <w:r w:rsidDel="00000000" w:rsidR="00000000" w:rsidRPr="00000000">
        <w:rPr>
          <w:rtl w:val="0"/>
        </w:rPr>
        <w:t xml:space="preserve">Ride Sharing</w:t>
      </w:r>
    </w:p>
    <w:p w:rsidR="00000000" w:rsidDel="00000000" w:rsidP="00000000" w:rsidRDefault="00000000" w:rsidRPr="00000000" w14:paraId="0000001A">
      <w:pPr>
        <w:rPr/>
      </w:pPr>
      <w:bookmarkStart w:colFirst="0" w:colLast="0" w:name="_3znysh7" w:id="7"/>
      <w:bookmarkEnd w:id="7"/>
      <w:r w:rsidDel="00000000" w:rsidR="00000000" w:rsidRPr="00000000">
        <w:rPr>
          <w:vertAlign w:val="baseline"/>
          <w:rtl w:val="0"/>
        </w:rPr>
        <w:t xml:space="preserve">Please join the </w:t>
      </w:r>
      <w:hyperlink r:id="rId7">
        <w:r w:rsidDel="00000000" w:rsidR="00000000" w:rsidRPr="00000000">
          <w:rPr>
            <w:color w:val="1155cc"/>
            <w:u w:val="single"/>
            <w:vertAlign w:val="baseline"/>
            <w:rtl w:val="0"/>
          </w:rPr>
          <w:t xml:space="preserve">Whats</w:t>
        </w:r>
      </w:hyperlink>
      <w:hyperlink r:id="rId8">
        <w:r w:rsidDel="00000000" w:rsidR="00000000" w:rsidRPr="00000000">
          <w:rPr>
            <w:color w:val="1155cc"/>
            <w:u w:val="single"/>
            <w:rtl w:val="0"/>
          </w:rPr>
          <w:t xml:space="preserve">App transport group</w:t>
        </w:r>
      </w:hyperlink>
      <w:r w:rsidDel="00000000" w:rsidR="00000000" w:rsidRPr="00000000">
        <w:rPr>
          <w:vertAlign w:val="baseline"/>
          <w:rtl w:val="0"/>
        </w:rPr>
        <w:t xml:space="preserve"> if you </w:t>
      </w:r>
      <w:r w:rsidDel="00000000" w:rsidR="00000000" w:rsidRPr="00000000">
        <w:rPr>
          <w:rtl w:val="0"/>
        </w:rPr>
        <w:t xml:space="preserve">are looking for a ride or happy to share your journey.</w:t>
      </w:r>
    </w:p>
    <w:p w:rsidR="00000000" w:rsidDel="00000000" w:rsidP="00000000" w:rsidRDefault="00000000" w:rsidRPr="00000000" w14:paraId="0000001B">
      <w:pPr>
        <w:pStyle w:val="Heading1"/>
        <w:rPr/>
      </w:pPr>
      <w:bookmarkStart w:colFirst="0" w:colLast="0" w:name="_2et92p0" w:id="8"/>
      <w:bookmarkEnd w:id="8"/>
      <w:r w:rsidDel="00000000" w:rsidR="00000000" w:rsidRPr="00000000">
        <w:rPr>
          <w:rtl w:val="0"/>
        </w:rPr>
        <w:t xml:space="preserve">Accommodation &amp; Food</w:t>
      </w:r>
    </w:p>
    <w:p w:rsidR="00000000" w:rsidDel="00000000" w:rsidP="00000000" w:rsidRDefault="00000000" w:rsidRPr="00000000" w14:paraId="0000001C">
      <w:pPr>
        <w:jc w:val="both"/>
        <w:rPr/>
      </w:pPr>
      <w:r w:rsidDel="00000000" w:rsidR="00000000" w:rsidRPr="00000000">
        <w:rPr>
          <w:rtl w:val="0"/>
        </w:rPr>
        <w:t xml:space="preserve">Please bring your own </w:t>
      </w:r>
      <w:r w:rsidDel="00000000" w:rsidR="00000000" w:rsidRPr="00000000">
        <w:rPr>
          <w:b w:val="1"/>
          <w:bCs w:val="1"/>
          <w:rtl w:val="0"/>
        </w:rPr>
        <w:t xml:space="preserve">towels and toiletries</w:t>
      </w: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you booked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bed</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you’ll have a bed or </w:t>
      </w:r>
      <w:r w:rsidDel="00000000" w:rsidR="00000000" w:rsidRPr="00000000">
        <w:rPr>
          <w:rtl w:val="0"/>
        </w:rPr>
        <w:t xml:space="preserve">big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mattress with fresh sheet</w:t>
      </w:r>
      <w:r w:rsidDel="00000000" w:rsidR="00000000" w:rsidRPr="00000000">
        <w:rPr>
          <w:rtl w:val="0"/>
        </w:rPr>
        <w:t xml:space="preserve">s, pillows etc</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This will be in a shared room and is the most comfortable option.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you booked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mattress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there are no sheets. You have to carry your mattress, find a suitable spot for it and bring it back to where it was before. The advantage of this option is that you can put it wherever you like, so if you are a snorer or have very light sleep, you can probably find a nice spot. Unless you have a dust allergy, the barn is a great spot too. The disadvantage is that you have to arrange it yourself.</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w:t>
      </w:r>
      <w:r w:rsidDel="00000000" w:rsidR="00000000" w:rsidRPr="00000000">
        <w:rPr>
          <w:rtl w:val="0"/>
        </w:rPr>
        <w:t xml:space="preserve">you have the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tent or floor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option, you probably know what you are doing. There is plenty of space and you can choose where you would like to stay.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t xml:space="preserve">You can also see some </w:t>
      </w:r>
      <w:hyperlink r:id="rId9">
        <w:r w:rsidDel="00000000" w:rsidR="00000000" w:rsidRPr="00000000">
          <w:rPr>
            <w:color w:val="1155cc"/>
            <w:u w:val="single"/>
            <w:rtl w:val="0"/>
          </w:rPr>
          <w:t xml:space="preserve">photos and a map</w:t>
        </w:r>
      </w:hyperlink>
      <w:r w:rsidDel="00000000" w:rsidR="00000000" w:rsidRPr="00000000">
        <w:rPr>
          <w:rtl w:val="0"/>
        </w:rPr>
        <w:t xml:space="preserve"> of the rooms.</w:t>
      </w:r>
    </w:p>
    <w:p w:rsidR="00000000" w:rsidDel="00000000" w:rsidP="00000000" w:rsidRDefault="00000000" w:rsidRPr="00000000" w14:paraId="00000021">
      <w:pPr>
        <w:pageBreakBefore w:val="0"/>
        <w:rPr/>
      </w:pPr>
      <w:r w:rsidDel="00000000" w:rsidR="00000000" w:rsidRPr="00000000">
        <w:rPr>
          <w:b w:val="1"/>
          <w:bCs w:val="1"/>
          <w:rtl w:val="0"/>
        </w:rPr>
        <w:t xml:space="preserve">Food</w:t>
      </w:r>
      <w:r w:rsidDel="00000000" w:rsidR="00000000" w:rsidRPr="00000000">
        <w:rPr>
          <w:rtl w:val="0"/>
        </w:rPr>
        <w:t xml:space="preserve"> is included during the festival (Thursday dinner to Monday breakfast snacks), if you’re extending your stay. There is a small and poorly stocked village shop a 5-minute walk from the venue.</w:t>
      </w:r>
    </w:p>
    <w:p w:rsidR="00000000" w:rsidDel="00000000" w:rsidP="00000000" w:rsidRDefault="00000000" w:rsidRPr="00000000" w14:paraId="00000022">
      <w:pPr>
        <w:pageBreakBefore w:val="0"/>
        <w:rPr/>
      </w:pPr>
      <w:r w:rsidDel="00000000" w:rsidR="00000000" w:rsidRPr="00000000">
        <w:rPr>
          <w:rtl w:val="0"/>
        </w:rPr>
        <w:t xml:space="preserve">Showers and toilets can be used throughout the castle.</w:t>
      </w:r>
    </w:p>
    <w:p w:rsidR="00000000" w:rsidDel="00000000" w:rsidP="00000000" w:rsidRDefault="00000000" w:rsidRPr="00000000" w14:paraId="00000023">
      <w:pPr>
        <w:pStyle w:val="Heading1"/>
        <w:rPr/>
      </w:pPr>
      <w:bookmarkStart w:colFirst="0" w:colLast="0" w:name="_xv0ify895jhs" w:id="9"/>
      <w:bookmarkEnd w:id="9"/>
      <w:r w:rsidDel="00000000" w:rsidR="00000000" w:rsidRPr="00000000">
        <w:rPr>
          <w:rtl w:val="0"/>
        </w:rPr>
        <w:t xml:space="preserve">DIY, Tasks &amp; Chores</w:t>
      </w:r>
    </w:p>
    <w:p w:rsidR="00000000" w:rsidDel="00000000" w:rsidP="00000000" w:rsidRDefault="00000000" w:rsidRPr="00000000" w14:paraId="00000024">
      <w:pPr>
        <w:rPr/>
      </w:pPr>
      <w:r w:rsidDel="00000000" w:rsidR="00000000" w:rsidRPr="00000000">
        <w:rPr>
          <w:rtl w:val="0"/>
        </w:rPr>
        <w:t xml:space="preserve">As mentioned, this is a DIY festival. Please be as helpful as can be and actively look for things to help with. This might be helping carry speakers, rearranging the chairs or perhaps getting new toilet paper rolls.</w:t>
      </w:r>
    </w:p>
    <w:p w:rsidR="00000000" w:rsidDel="00000000" w:rsidP="00000000" w:rsidRDefault="00000000" w:rsidRPr="00000000" w14:paraId="00000025">
      <w:pPr>
        <w:pStyle w:val="Heading1"/>
        <w:rPr/>
      </w:pPr>
      <w:bookmarkStart w:colFirst="0" w:colLast="0" w:name="_glm7lt9jy35" w:id="10"/>
      <w:bookmarkEnd w:id="10"/>
      <w:r w:rsidDel="00000000" w:rsidR="00000000" w:rsidRPr="00000000">
        <w:rPr>
          <w:rtl w:val="0"/>
        </w:rPr>
        <w:t xml:space="preserve">Festival Rules</w:t>
      </w:r>
    </w:p>
    <w:p w:rsidR="00000000" w:rsidDel="00000000" w:rsidP="00000000" w:rsidRDefault="00000000" w:rsidRPr="00000000" w14:paraId="00000026">
      <w:pPr>
        <w:numPr>
          <w:ilvl w:val="0"/>
          <w:numId w:val="2"/>
        </w:numPr>
        <w:spacing w:after="0" w:afterAutospacing="0"/>
        <w:ind w:left="720" w:hanging="360"/>
        <w:rPr>
          <w:u w:val="none"/>
        </w:rPr>
      </w:pPr>
      <w:r w:rsidDel="00000000" w:rsidR="00000000" w:rsidRPr="00000000">
        <w:rPr>
          <w:rtl w:val="0"/>
        </w:rPr>
        <w:t xml:space="preserve">You have to ask at least three participants before asking Konrad.</w:t>
      </w:r>
    </w:p>
    <w:p w:rsidR="00000000" w:rsidDel="00000000" w:rsidP="00000000" w:rsidRDefault="00000000" w:rsidRPr="00000000" w14:paraId="00000027">
      <w:pPr>
        <w:numPr>
          <w:ilvl w:val="0"/>
          <w:numId w:val="2"/>
        </w:numPr>
        <w:spacing w:after="0" w:afterAutospacing="0"/>
        <w:ind w:left="720" w:hanging="360"/>
        <w:rPr>
          <w:u w:val="none"/>
        </w:rPr>
      </w:pPr>
      <w:r w:rsidDel="00000000" w:rsidR="00000000" w:rsidRPr="00000000">
        <w:rPr>
          <w:rtl w:val="0"/>
        </w:rPr>
        <w:t xml:space="preserve">If something feels wrong, tell a trusted person from the Committee.</w:t>
      </w:r>
    </w:p>
    <w:p w:rsidR="00000000" w:rsidDel="00000000" w:rsidP="00000000" w:rsidRDefault="00000000" w:rsidRPr="00000000" w14:paraId="00000028">
      <w:pPr>
        <w:numPr>
          <w:ilvl w:val="0"/>
          <w:numId w:val="2"/>
        </w:numPr>
        <w:spacing w:after="0" w:afterAutospacing="0"/>
        <w:ind w:left="720" w:hanging="360"/>
        <w:rPr>
          <w:u w:val="none"/>
        </w:rPr>
      </w:pPr>
      <w:r w:rsidDel="00000000" w:rsidR="00000000" w:rsidRPr="00000000">
        <w:rPr>
          <w:rtl w:val="0"/>
        </w:rPr>
        <w:t xml:space="preserve">Do not openly consume drugs or be nude where the public or neighbours can see you.</w:t>
      </w:r>
    </w:p>
    <w:p w:rsidR="00000000" w:rsidDel="00000000" w:rsidP="00000000" w:rsidRDefault="00000000" w:rsidRPr="00000000" w14:paraId="00000029">
      <w:pPr>
        <w:numPr>
          <w:ilvl w:val="0"/>
          <w:numId w:val="1"/>
        </w:numPr>
        <w:spacing w:after="0" w:afterAutospacing="0"/>
        <w:ind w:left="720" w:hanging="360"/>
        <w:rPr>
          <w:u w:val="none"/>
        </w:rPr>
      </w:pPr>
      <w:r w:rsidDel="00000000" w:rsidR="00000000" w:rsidRPr="00000000">
        <w:rPr>
          <w:rtl w:val="0"/>
        </w:rPr>
        <w:t xml:space="preserve">There is a relaxation room should you want a moment of privacy. Please use considerately (max 2h, no sleeping).</w:t>
      </w:r>
    </w:p>
    <w:p w:rsidR="00000000" w:rsidDel="00000000" w:rsidP="00000000" w:rsidRDefault="00000000" w:rsidRPr="00000000" w14:paraId="0000002A">
      <w:pPr>
        <w:numPr>
          <w:ilvl w:val="0"/>
          <w:numId w:val="1"/>
        </w:numPr>
        <w:spacing w:after="0" w:afterAutospacing="0"/>
        <w:ind w:left="720" w:hanging="360"/>
        <w:rPr>
          <w:u w:val="none"/>
        </w:rPr>
      </w:pPr>
      <w:r w:rsidDel="00000000" w:rsidR="00000000" w:rsidRPr="00000000">
        <w:rPr>
          <w:rtl w:val="0"/>
        </w:rPr>
        <w:t xml:space="preserve">You are free to take pictures but try not to film or take pictures of specific people. We are all here to be free, comfortable and worry-free of looking silly on some video or picture. Before publishing pictures on which the main subject is someone else, make sure they are okay with it.</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The palace is a shared space. Keep it tidy, avoid leaving cutlery or clothes to prevent clutter.</w:t>
      </w:r>
    </w:p>
    <w:p w:rsidR="00000000" w:rsidDel="00000000" w:rsidP="00000000" w:rsidRDefault="00000000" w:rsidRPr="00000000" w14:paraId="0000002C">
      <w:pPr>
        <w:pStyle w:val="Heading1"/>
        <w:rPr/>
      </w:pPr>
      <w:bookmarkStart w:colFirst="0" w:colLast="0" w:name="_j83d9pfhxit5" w:id="11"/>
      <w:bookmarkEnd w:id="11"/>
      <w:r w:rsidDel="00000000" w:rsidR="00000000" w:rsidRPr="00000000">
        <w:rPr>
          <w:rtl w:val="0"/>
        </w:rPr>
        <w:t xml:space="preserve">Payments and Registration</w:t>
      </w:r>
    </w:p>
    <w:p w:rsidR="00000000" w:rsidDel="00000000" w:rsidP="00000000" w:rsidRDefault="00000000" w:rsidRPr="00000000" w14:paraId="0000002D">
      <w:pPr>
        <w:rPr/>
      </w:pPr>
      <w:r w:rsidDel="00000000" w:rsidR="00000000" w:rsidRPr="00000000">
        <w:rPr>
          <w:rtl w:val="0"/>
        </w:rPr>
        <w:t xml:space="preserve">Please register on </w:t>
      </w:r>
      <w:hyperlink r:id="rId10">
        <w:r w:rsidDel="00000000" w:rsidR="00000000" w:rsidRPr="00000000">
          <w:rPr>
            <w:color w:val="1155cc"/>
            <w:u w:val="single"/>
            <w:rtl w:val="0"/>
          </w:rPr>
          <w:t xml:space="preserve">www.openblues.pl</w:t>
        </w:r>
      </w:hyperlink>
      <w:r w:rsidDel="00000000" w:rsidR="00000000" w:rsidRPr="00000000">
        <w:rPr>
          <w:rtl w:val="0"/>
        </w:rPr>
        <w:t xml:space="preserve">. </w:t>
      </w:r>
      <w:r w:rsidDel="00000000" w:rsidR="00000000" w:rsidRPr="00000000">
        <w:rPr>
          <w:rtl w:val="0"/>
        </w:rPr>
        <w:t xml:space="preserve"> There are two steps:</w:t>
      </w:r>
    </w:p>
    <w:p w:rsidR="00000000" w:rsidDel="00000000" w:rsidP="00000000" w:rsidRDefault="00000000" w:rsidRPr="00000000" w14:paraId="0000002E">
      <w:pPr>
        <w:numPr>
          <w:ilvl w:val="0"/>
          <w:numId w:val="5"/>
        </w:numPr>
        <w:spacing w:after="0" w:afterAutospacing="0"/>
        <w:ind w:left="720" w:hanging="360"/>
        <w:rPr>
          <w:u w:val="none"/>
        </w:rPr>
      </w:pPr>
      <w:r w:rsidDel="00000000" w:rsidR="00000000" w:rsidRPr="00000000">
        <w:rPr>
          <w:b w:val="1"/>
          <w:bCs w:val="1"/>
          <w:rtl w:val="0"/>
        </w:rPr>
        <w:t xml:space="preserve">The Reservation Payment</w:t>
      </w:r>
      <w:r w:rsidDel="00000000" w:rsidR="00000000" w:rsidRPr="00000000">
        <w:rPr>
          <w:rtl w:val="0"/>
        </w:rPr>
        <w:t xml:space="preserve">. The prepayment is non-refundable, but you can find someone to take your spot if you can't go. This goes towards our fixed costs such as bands.</w:t>
      </w:r>
    </w:p>
    <w:p w:rsidR="00000000" w:rsidDel="00000000" w:rsidP="00000000" w:rsidRDefault="00000000" w:rsidRPr="00000000" w14:paraId="0000002F">
      <w:pPr>
        <w:numPr>
          <w:ilvl w:val="0"/>
          <w:numId w:val="5"/>
        </w:numPr>
        <w:ind w:left="720" w:hanging="360"/>
        <w:rPr>
          <w:u w:val="none"/>
        </w:rPr>
      </w:pPr>
      <w:r w:rsidDel="00000000" w:rsidR="00000000" w:rsidRPr="00000000">
        <w:rPr>
          <w:b w:val="1"/>
          <w:bCs w:val="1"/>
          <w:rtl w:val="0"/>
        </w:rPr>
        <w:t xml:space="preserve">Cash Payment at the venue</w:t>
      </w:r>
      <w:r w:rsidDel="00000000" w:rsidR="00000000" w:rsidRPr="00000000">
        <w:rPr>
          <w:rtl w:val="0"/>
        </w:rPr>
        <w:t xml:space="preserve">. This is calculated based on how many nights you stay, how much you drink etc. When you registered, you were asked to write down the amount. If you have booked a bed or double bed, you will also have to fill out the </w:t>
      </w:r>
      <w:hyperlink r:id="rId11">
        <w:r w:rsidDel="00000000" w:rsidR="00000000" w:rsidRPr="00000000">
          <w:rPr>
            <w:color w:val="0000ee"/>
            <w:u w:val="single"/>
            <w:rtl w:val="0"/>
          </w:rPr>
          <w:t xml:space="preserve">2026 Accommodation Form - Open Blues</w:t>
        </w:r>
      </w:hyperlink>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If you can’t bring Euros use 4.50 PLN = 1 EUR as conversion rate for PLN (sorry).</w:t>
      </w:r>
    </w:p>
    <w:p w:rsidR="00000000" w:rsidDel="00000000" w:rsidP="00000000" w:rsidRDefault="00000000" w:rsidRPr="00000000" w14:paraId="00000031">
      <w:pPr>
        <w:pStyle w:val="Heading1"/>
        <w:jc w:val="both"/>
        <w:rPr/>
      </w:pPr>
      <w:bookmarkStart w:colFirst="0" w:colLast="0" w:name="_4d34og8" w:id="12"/>
      <w:bookmarkEnd w:id="12"/>
      <w:r w:rsidDel="00000000" w:rsidR="00000000" w:rsidRPr="00000000">
        <w:rPr>
          <w:rtl w:val="0"/>
        </w:rPr>
        <w:t xml:space="preserve">Preliminary </w:t>
      </w:r>
      <w:r w:rsidDel="00000000" w:rsidR="00000000" w:rsidRPr="00000000">
        <w:rPr>
          <w:rtl w:val="0"/>
        </w:rPr>
        <w:t xml:space="preserve">Schedule</w:t>
      </w:r>
    </w:p>
    <w:tbl>
      <w:tblPr>
        <w:tblStyle w:val="Table1"/>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830"/>
        <w:gridCol w:w="1830"/>
        <w:gridCol w:w="1830"/>
        <w:gridCol w:w="1830"/>
        <w:tblGridChange w:id="0">
          <w:tblGrid>
            <w:gridCol w:w="1830"/>
            <w:gridCol w:w="1830"/>
            <w:gridCol w:w="1830"/>
            <w:gridCol w:w="183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b w:val="1"/>
                <w:bCs w:val="1"/>
                <w:sz w:val="18"/>
                <w:szCs w:val="18"/>
              </w:rPr>
            </w:pPr>
            <w:r w:rsidDel="00000000" w:rsidR="00000000" w:rsidRPr="00000000">
              <w:rPr>
                <w:b w:val="1"/>
                <w:bCs w:val="1"/>
                <w:sz w:val="18"/>
                <w:szCs w:val="18"/>
                <w:rtl w:val="0"/>
              </w:rPr>
              <w:t xml:space="preserve">Thursday: </w:t>
            </w:r>
          </w:p>
          <w:p w:rsidR="00000000" w:rsidDel="00000000" w:rsidP="00000000" w:rsidRDefault="00000000" w:rsidRPr="00000000" w14:paraId="00000033">
            <w:pPr>
              <w:spacing w:after="0" w:line="240" w:lineRule="auto"/>
              <w:rPr>
                <w:sz w:val="18"/>
                <w:szCs w:val="18"/>
              </w:rPr>
            </w:pPr>
            <w:r w:rsidDel="00000000" w:rsidR="00000000" w:rsidRPr="00000000">
              <w:rPr>
                <w:sz w:val="18"/>
                <w:szCs w:val="18"/>
                <w:rtl w:val="0"/>
              </w:rPr>
              <w:t xml:space="preserve">Welcome</w:t>
            </w:r>
            <w:r w:rsidDel="00000000" w:rsidR="00000000" w:rsidRPr="00000000">
              <w:rPr>
                <w:rtl w:val="0"/>
              </w:rPr>
            </w:r>
          </w:p>
          <w:p w:rsidR="00000000" w:rsidDel="00000000" w:rsidP="00000000" w:rsidRDefault="00000000" w:rsidRPr="00000000" w14:paraId="00000034">
            <w:pPr>
              <w:spacing w:after="0" w:line="240" w:lineRule="auto"/>
              <w:rPr>
                <w:sz w:val="18"/>
                <w:szCs w:val="18"/>
              </w:rPr>
            </w:pPr>
            <w:r w:rsidDel="00000000" w:rsidR="00000000" w:rsidRPr="00000000">
              <w:rPr>
                <w:sz w:val="18"/>
                <w:szCs w:val="18"/>
                <w:rtl w:val="0"/>
              </w:rPr>
              <w:t xml:space="preserve">Late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Friday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Activities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Brunch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Activities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Dinner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Late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sz w:val="18"/>
                <w:szCs w:val="18"/>
              </w:rPr>
            </w:pPr>
            <w:r w:rsidDel="00000000" w:rsidR="00000000" w:rsidRPr="00000000">
              <w:rPr>
                <w:b w:val="1"/>
                <w:bCs w:val="1"/>
                <w:sz w:val="18"/>
                <w:szCs w:val="18"/>
                <w:rtl w:val="0"/>
              </w:rPr>
              <w:t xml:space="preserve">Saturday</w:t>
            </w:r>
            <w:r w:rsidDel="00000000" w:rsidR="00000000" w:rsidRPr="00000000">
              <w:rPr>
                <w:sz w:val="18"/>
                <w:szCs w:val="18"/>
                <w:rtl w:val="0"/>
              </w:rPr>
              <w:t xml:space="preserve"> </w:t>
              <w:br w:type="textWrapping"/>
              <w:t xml:space="preserve">Activities</w:t>
            </w:r>
          </w:p>
          <w:p w:rsidR="00000000" w:rsidDel="00000000" w:rsidP="00000000" w:rsidRDefault="00000000" w:rsidRPr="00000000" w14:paraId="0000003C">
            <w:pPr>
              <w:spacing w:after="0" w:line="240" w:lineRule="auto"/>
              <w:rPr>
                <w:sz w:val="18"/>
                <w:szCs w:val="18"/>
              </w:rPr>
            </w:pPr>
            <w:r w:rsidDel="00000000" w:rsidR="00000000" w:rsidRPr="00000000">
              <w:rPr>
                <w:sz w:val="18"/>
                <w:szCs w:val="18"/>
                <w:rtl w:val="0"/>
              </w:rPr>
              <w:t xml:space="preserve">Brunch</w:t>
            </w:r>
          </w:p>
          <w:p w:rsidR="00000000" w:rsidDel="00000000" w:rsidP="00000000" w:rsidRDefault="00000000" w:rsidRPr="00000000" w14:paraId="0000003D">
            <w:pPr>
              <w:spacing w:after="0" w:line="240" w:lineRule="auto"/>
              <w:rPr>
                <w:sz w:val="18"/>
                <w:szCs w:val="18"/>
              </w:rPr>
            </w:pPr>
            <w:r w:rsidDel="00000000" w:rsidR="00000000" w:rsidRPr="00000000">
              <w:rPr>
                <w:sz w:val="18"/>
                <w:szCs w:val="18"/>
                <w:rtl w:val="0"/>
              </w:rPr>
              <w:t xml:space="preserve">Activities</w:t>
            </w:r>
          </w:p>
          <w:p w:rsidR="00000000" w:rsidDel="00000000" w:rsidP="00000000" w:rsidRDefault="00000000" w:rsidRPr="00000000" w14:paraId="0000003E">
            <w:pPr>
              <w:spacing w:after="0" w:line="240" w:lineRule="auto"/>
              <w:rPr>
                <w:sz w:val="18"/>
                <w:szCs w:val="18"/>
              </w:rPr>
            </w:pPr>
            <w:r w:rsidDel="00000000" w:rsidR="00000000" w:rsidRPr="00000000">
              <w:rPr>
                <w:sz w:val="18"/>
                <w:szCs w:val="18"/>
                <w:rtl w:val="0"/>
              </w:rPr>
              <w:t xml:space="preserve">FANCY DINNER </w:t>
            </w:r>
          </w:p>
          <w:p w:rsidR="00000000" w:rsidDel="00000000" w:rsidP="00000000" w:rsidRDefault="00000000" w:rsidRPr="00000000" w14:paraId="0000003F">
            <w:pPr>
              <w:spacing w:after="0" w:line="240" w:lineRule="auto"/>
              <w:rPr>
                <w:sz w:val="18"/>
                <w:szCs w:val="18"/>
              </w:rPr>
            </w:pPr>
            <w:r w:rsidDel="00000000" w:rsidR="00000000" w:rsidRPr="00000000">
              <w:rPr>
                <w:sz w:val="18"/>
                <w:szCs w:val="18"/>
                <w:rtl w:val="0"/>
              </w:rPr>
              <w:t xml:space="preserve">Late Part</w:t>
            </w:r>
            <w:ins w:author="Rita Bartl" w:id="0" w:date="2025-10-04T19:05:49Z">
              <w:r w:rsidDel="00000000" w:rsidR="00000000" w:rsidRPr="00000000">
                <w:rPr>
                  <w:sz w:val="18"/>
                  <w:szCs w:val="18"/>
                  <w:rtl w:val="0"/>
                </w:rPr>
                <w:t xml:space="preserve">https://docs.google.com/document/d/1YRBOp2k8IDRYcioM3OEXjw3VMCEYbBLFdx2SfT089BU/edit?tab=t.0</w:t>
              </w:r>
            </w:ins>
            <w:r w:rsidDel="00000000" w:rsidR="00000000" w:rsidRPr="00000000">
              <w:rPr>
                <w:sz w:val="18"/>
                <w:szCs w:val="18"/>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b w:val="1"/>
                <w:bCs w:val="1"/>
                <w:sz w:val="18"/>
                <w:szCs w:val="18"/>
              </w:rPr>
            </w:pPr>
            <w:r w:rsidDel="00000000" w:rsidR="00000000" w:rsidRPr="00000000">
              <w:rPr>
                <w:b w:val="1"/>
                <w:bCs w:val="1"/>
                <w:sz w:val="18"/>
                <w:szCs w:val="18"/>
                <w:rtl w:val="0"/>
              </w:rPr>
              <w:t xml:space="preserve">Sunday </w:t>
            </w:r>
          </w:p>
          <w:p w:rsidR="00000000" w:rsidDel="00000000" w:rsidP="00000000" w:rsidRDefault="00000000" w:rsidRPr="00000000" w14:paraId="00000041">
            <w:pPr>
              <w:spacing w:after="0" w:line="240" w:lineRule="auto"/>
              <w:rPr>
                <w:sz w:val="18"/>
                <w:szCs w:val="18"/>
              </w:rPr>
            </w:pPr>
            <w:r w:rsidDel="00000000" w:rsidR="00000000" w:rsidRPr="00000000">
              <w:rPr>
                <w:sz w:val="18"/>
                <w:szCs w:val="18"/>
                <w:rtl w:val="0"/>
              </w:rPr>
              <w:t xml:space="preserve">Brunch </w:t>
            </w:r>
          </w:p>
          <w:p w:rsidR="00000000" w:rsidDel="00000000" w:rsidP="00000000" w:rsidRDefault="00000000" w:rsidRPr="00000000" w14:paraId="00000042">
            <w:pPr>
              <w:spacing w:after="0" w:line="240" w:lineRule="auto"/>
              <w:rPr>
                <w:sz w:val="18"/>
                <w:szCs w:val="18"/>
              </w:rPr>
            </w:pPr>
            <w:r w:rsidDel="00000000" w:rsidR="00000000" w:rsidRPr="00000000">
              <w:rPr>
                <w:sz w:val="18"/>
                <w:szCs w:val="18"/>
                <w:rtl w:val="0"/>
              </w:rPr>
              <w:t xml:space="preserve">Activities</w:t>
            </w:r>
          </w:p>
          <w:p w:rsidR="00000000" w:rsidDel="00000000" w:rsidP="00000000" w:rsidRDefault="00000000" w:rsidRPr="00000000" w14:paraId="00000043">
            <w:pPr>
              <w:widowControl w:val="0"/>
              <w:spacing w:after="0" w:line="240" w:lineRule="auto"/>
              <w:rPr>
                <w:sz w:val="18"/>
                <w:szCs w:val="18"/>
              </w:rPr>
            </w:pPr>
            <w:r w:rsidDel="00000000" w:rsidR="00000000" w:rsidRPr="00000000">
              <w:rPr>
                <w:sz w:val="18"/>
                <w:szCs w:val="18"/>
                <w:rtl w:val="0"/>
              </w:rPr>
              <w:t xml:space="preserve">Dinner</w:t>
            </w:r>
          </w:p>
          <w:p w:rsidR="00000000" w:rsidDel="00000000" w:rsidP="00000000" w:rsidRDefault="00000000" w:rsidRPr="00000000" w14:paraId="00000044">
            <w:pPr>
              <w:widowControl w:val="0"/>
              <w:spacing w:after="0" w:line="240" w:lineRule="auto"/>
              <w:rPr>
                <w:sz w:val="18"/>
                <w:szCs w:val="18"/>
              </w:rPr>
            </w:pPr>
            <w:r w:rsidDel="00000000" w:rsidR="00000000" w:rsidRPr="00000000">
              <w:rPr>
                <w:sz w:val="18"/>
                <w:szCs w:val="18"/>
                <w:rtl w:val="0"/>
              </w:rPr>
              <w:t xml:space="preserve">Late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b w:val="1"/>
                <w:bCs w:val="1"/>
                <w:sz w:val="18"/>
                <w:szCs w:val="18"/>
              </w:rPr>
            </w:pPr>
            <w:r w:rsidDel="00000000" w:rsidR="00000000" w:rsidRPr="00000000">
              <w:rPr>
                <w:b w:val="1"/>
                <w:bCs w:val="1"/>
                <w:sz w:val="18"/>
                <w:szCs w:val="18"/>
                <w:rtl w:val="0"/>
              </w:rPr>
              <w:t xml:space="preserve">Monday</w:t>
            </w:r>
          </w:p>
          <w:p w:rsidR="00000000" w:rsidDel="00000000" w:rsidP="00000000" w:rsidRDefault="00000000" w:rsidRPr="00000000" w14:paraId="00000046">
            <w:pPr>
              <w:spacing w:after="0" w:line="240" w:lineRule="auto"/>
              <w:rPr>
                <w:sz w:val="18"/>
                <w:szCs w:val="18"/>
              </w:rPr>
            </w:pPr>
            <w:r w:rsidDel="00000000" w:rsidR="00000000" w:rsidRPr="00000000">
              <w:rPr>
                <w:sz w:val="18"/>
                <w:szCs w:val="18"/>
                <w:rtl w:val="0"/>
              </w:rPr>
              <w:t xml:space="preserve">Breakfast</w:t>
            </w:r>
          </w:p>
          <w:p w:rsidR="00000000" w:rsidDel="00000000" w:rsidP="00000000" w:rsidRDefault="00000000" w:rsidRPr="00000000" w14:paraId="00000047">
            <w:pPr>
              <w:widowControl w:val="0"/>
              <w:spacing w:after="0" w:line="240" w:lineRule="auto"/>
              <w:rPr>
                <w:sz w:val="18"/>
                <w:szCs w:val="18"/>
              </w:rPr>
            </w:pPr>
            <w:r w:rsidDel="00000000" w:rsidR="00000000" w:rsidRPr="00000000">
              <w:rPr>
                <w:sz w:val="18"/>
                <w:szCs w:val="18"/>
                <w:rtl w:val="0"/>
              </w:rPr>
              <w:t xml:space="preserve">Cleaning</w:t>
            </w:r>
          </w:p>
          <w:p w:rsidR="00000000" w:rsidDel="00000000" w:rsidP="00000000" w:rsidRDefault="00000000" w:rsidRPr="00000000" w14:paraId="00000048">
            <w:pPr>
              <w:widowControl w:val="0"/>
              <w:spacing w:after="0" w:line="240" w:lineRule="auto"/>
              <w:rPr>
                <w:sz w:val="18"/>
                <w:szCs w:val="18"/>
              </w:rPr>
            </w:pPr>
            <w:r w:rsidDel="00000000" w:rsidR="00000000" w:rsidRPr="00000000">
              <w:rPr>
                <w:sz w:val="18"/>
                <w:szCs w:val="18"/>
                <w:rtl w:val="0"/>
              </w:rPr>
              <w:t xml:space="preserve">Goodbyes!</w:t>
            </w:r>
          </w:p>
        </w:tc>
      </w:tr>
    </w:tbl>
    <w:p w:rsidR="00000000" w:rsidDel="00000000" w:rsidP="00000000" w:rsidRDefault="00000000" w:rsidRPr="00000000" w14:paraId="00000049">
      <w:pPr>
        <w:ind w:left="0" w:firstLine="0"/>
        <w:jc w:val="both"/>
        <w:rPr>
          <w:sz w:val="18"/>
          <w:szCs w:val="18"/>
        </w:rPr>
      </w:pPr>
      <w:r w:rsidDel="00000000" w:rsidR="00000000" w:rsidRPr="00000000">
        <w:rPr>
          <w:b w:val="1"/>
          <w:bCs w:val="1"/>
          <w:sz w:val="18"/>
          <w:szCs w:val="18"/>
          <w:rtl w:val="0"/>
        </w:rPr>
        <w:t xml:space="preserve">Weekly </w:t>
      </w:r>
      <w:r w:rsidDel="00000000" w:rsidR="00000000" w:rsidRPr="00000000">
        <w:rPr>
          <w:b w:val="1"/>
          <w:bCs w:val="1"/>
          <w:sz w:val="18"/>
          <w:szCs w:val="18"/>
          <w:rtl w:val="0"/>
        </w:rPr>
        <w:t xml:space="preserve">Mass</w:t>
      </w:r>
      <w:r w:rsidDel="00000000" w:rsidR="00000000" w:rsidRPr="00000000">
        <w:rPr>
          <w:sz w:val="18"/>
          <w:szCs w:val="18"/>
          <w:rtl w:val="0"/>
        </w:rPr>
        <w:t xml:space="preserve">: The Palace of Piotrowice Nyskie has its own chapel. The weekly mass takes place on Saturday at 6pm, which you are welcome to join. Please be respectful during that time and do not make noise outside.</w:t>
      </w:r>
      <w:r w:rsidDel="00000000" w:rsidR="00000000" w:rsidRPr="00000000">
        <w:rPr>
          <w:rtl w:val="0"/>
        </w:rPr>
      </w:r>
    </w:p>
    <w:p w:rsidR="00000000" w:rsidDel="00000000" w:rsidP="00000000" w:rsidRDefault="00000000" w:rsidRPr="00000000" w14:paraId="0000004A">
      <w:pPr>
        <w:pStyle w:val="Heading1"/>
        <w:jc w:val="both"/>
        <w:rPr/>
      </w:pPr>
      <w:bookmarkStart w:colFirst="0" w:colLast="0" w:name="_jci61otzle3n" w:id="13"/>
      <w:bookmarkEnd w:id="13"/>
      <w:r w:rsidDel="00000000" w:rsidR="00000000" w:rsidRPr="00000000">
        <w:rPr>
          <w:rtl w:val="0"/>
        </w:rPr>
        <w:t xml:space="preserve">WhatsApp Group</w:t>
      </w:r>
    </w:p>
    <w:p w:rsidR="00000000" w:rsidDel="00000000" w:rsidP="00000000" w:rsidRDefault="00000000" w:rsidRPr="00000000" w14:paraId="0000004B">
      <w:pPr>
        <w:rPr/>
      </w:pPr>
      <w:hyperlink r:id="rId12">
        <w:r w:rsidDel="00000000" w:rsidR="00000000" w:rsidRPr="00000000">
          <w:rPr>
            <w:color w:val="1155cc"/>
            <w:u w:val="single"/>
            <w:rtl w:val="0"/>
          </w:rPr>
          <w:t xml:space="preserve">https://chat.whatsapp.com/FpBbIsZpV18LRja8wNhFdX</w:t>
        </w:r>
      </w:hyperlink>
      <w:r w:rsidDel="00000000" w:rsidR="00000000" w:rsidRPr="00000000">
        <w:rPr>
          <w:rtl w:val="0"/>
        </w:rPr>
      </w:r>
    </w:p>
    <w:p w:rsidR="00000000" w:rsidDel="00000000" w:rsidP="00000000" w:rsidRDefault="00000000" w:rsidRPr="00000000" w14:paraId="0000004C">
      <w:pPr>
        <w:pStyle w:val="Heading1"/>
        <w:jc w:val="both"/>
        <w:rPr/>
      </w:pPr>
      <w:bookmarkStart w:colFirst="0" w:colLast="0" w:name="_nlpwmwodj4hv" w:id="14"/>
      <w:bookmarkEnd w:id="14"/>
      <w:r w:rsidDel="00000000" w:rsidR="00000000" w:rsidRPr="00000000">
        <w:rPr>
          <w:rtl w:val="0"/>
        </w:rPr>
        <w:t xml:space="preserve">Open Blues Handbook </w:t>
      </w:r>
    </w:p>
    <w:p w:rsidR="00000000" w:rsidDel="00000000" w:rsidP="00000000" w:rsidRDefault="00000000" w:rsidRPr="00000000" w14:paraId="0000004D">
      <w:pPr>
        <w:jc w:val="both"/>
        <w:rPr/>
      </w:pPr>
      <w:hyperlink r:id="rId13">
        <w:r w:rsidDel="00000000" w:rsidR="00000000" w:rsidRPr="00000000">
          <w:rPr>
            <w:color w:val="0000ee"/>
            <w:u w:val="single"/>
            <w:rtl w:val="0"/>
          </w:rPr>
          <w:t xml:space="preserve">Open Blues Handbook</w:t>
        </w:r>
      </w:hyperlink>
      <w:r w:rsidDel="00000000" w:rsidR="00000000" w:rsidRPr="00000000">
        <w:rPr>
          <w:rtl w:val="0"/>
        </w:rPr>
        <w:t xml:space="preserve">. This is a helpful handbook for mostly the Committee and core helpers.</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both"/>
        <w:rPr/>
      </w:pPr>
      <w:bookmarkStart w:colFirst="0" w:colLast="0" w:name="_3rdcrjn" w:id="15"/>
      <w:bookmarkEnd w:id="15"/>
      <w:r w:rsidDel="00000000" w:rsidR="00000000" w:rsidRPr="00000000">
        <w:rPr>
          <w:rtl w:val="0"/>
        </w:rPr>
        <w:t xml:space="preserve">Checklist</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PrChange w:author="Anonymous" w:id="1" w:date="2026-01-06T21:12:38Z">
            <w:rPr/>
          </w:rPrChange>
        </w:rPr>
        <w:pPrChange w:author="Anonymous" w:id="0" w:date="2026-01-06T21:12:38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tl w:val="0"/>
        </w:rPr>
        <w:t xml:space="preserve">Filled out </w:t>
      </w:r>
      <w:hyperlink r:id="rId14">
        <w:r w:rsidDel="00000000" w:rsidR="00000000" w:rsidRPr="00000000">
          <w:rPr>
            <w:color w:val="1155cc"/>
            <w:u w:val="single"/>
            <w:rtl w:val="0"/>
          </w:rPr>
          <w:t xml:space="preserve">Accommodation Form</w:t>
        </w:r>
      </w:hyperlink>
      <w:r w:rsidDel="00000000" w:rsidR="00000000" w:rsidRPr="00000000">
        <w:rPr>
          <w:rtl w:val="0"/>
        </w:rPr>
        <w:t xml:space="preserve"> if you booked a bed or double bed.</w:t>
      </w:r>
    </w:p>
    <w:p w:rsidR="00000000" w:rsidDel="00000000" w:rsidP="00000000" w:rsidRDefault="00000000" w:rsidRPr="00000000" w14:paraId="00000050">
      <w:pPr>
        <w:numPr>
          <w:ilvl w:val="0"/>
          <w:numId w:val="3"/>
        </w:numPr>
        <w:spacing w:after="0" w:lineRule="auto"/>
        <w:ind w:left="720" w:hanging="360"/>
        <w:jc w:val="both"/>
      </w:pPr>
      <w:r w:rsidDel="00000000" w:rsidR="00000000" w:rsidRPr="00000000">
        <w:rPr>
          <w:rtl w:val="0"/>
        </w:rPr>
        <w:t xml:space="preserve">Sheets or sleeping bag (if you booked a mattress)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Right amount of cash (see your registration confirmation email)</w:t>
      </w:r>
    </w:p>
    <w:p w:rsidR="00000000" w:rsidDel="00000000" w:rsidP="00000000" w:rsidRDefault="00000000" w:rsidRPr="00000000" w14:paraId="00000052">
      <w:pPr>
        <w:numPr>
          <w:ilvl w:val="0"/>
          <w:numId w:val="3"/>
        </w:numPr>
        <w:spacing w:after="0" w:lineRule="auto"/>
        <w:ind w:left="720" w:hanging="360"/>
        <w:jc w:val="both"/>
      </w:pPr>
      <w:r w:rsidDel="00000000" w:rsidR="00000000" w:rsidRPr="00000000">
        <w:rPr>
          <w:rtl w:val="0"/>
        </w:rPr>
        <w:t xml:space="preserve">Dress-to-impress outfit for Saturday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Earplugs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Towel and toiletries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Swimwear - there is a natural pool and a lake nearby</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Dance shoes or </w:t>
      </w:r>
      <w:r w:rsidDel="00000000" w:rsidR="00000000" w:rsidRPr="00000000">
        <w:rPr>
          <w:rtl w:val="0"/>
        </w:rPr>
        <w:t xml:space="preserve">your bare feet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Joined </w:t>
      </w:r>
      <w:hyperlink r:id="rId15">
        <w:r w:rsidDel="00000000" w:rsidR="00000000" w:rsidRPr="00000000">
          <w:rPr>
            <w:color w:val="1155cc"/>
            <w:u w:val="single"/>
            <w:rtl w:val="0"/>
          </w:rPr>
          <w:t xml:space="preserve">WhatsApp group</w:t>
        </w:r>
      </w:hyperlink>
      <w:r w:rsidDel="00000000" w:rsidR="00000000" w:rsidRPr="00000000">
        <w:rPr>
          <w:rtl w:val="0"/>
        </w:rPr>
        <w:t xml:space="preserve">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Happy!</w:t>
      </w:r>
      <w:r w:rsidDel="00000000" w:rsidR="00000000" w:rsidRPr="00000000">
        <w:rPr>
          <w:rtl w:val="0"/>
        </w:rPr>
      </w:r>
    </w:p>
    <w:sectPr>
      <w:headerReference r:id="rId16" w:type="default"/>
      <w:foot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f9b268"/>
        <w:sz w:val="22"/>
        <w:szCs w:val="22"/>
        <w:u w:val="none"/>
        <w:shd w:fill="auto" w:val="clear"/>
        <w:vertAlign w:val="baseline"/>
      </w:rPr>
    </w:pPr>
    <w:r w:rsidDel="00000000" w:rsidR="00000000" w:rsidRPr="00000000">
      <w:rPr>
        <w:color w:val="f9b268"/>
        <w:rtl w:val="0"/>
      </w:rPr>
      <w:t xml:space="preserve">2025 </w:t>
    </w:r>
    <w:r w:rsidDel="00000000" w:rsidR="00000000" w:rsidRPr="00000000">
      <w:rPr>
        <w:rFonts w:ascii="Century Gothic" w:cs="Century Gothic" w:eastAsia="Century Gothic" w:hAnsi="Century Gothic"/>
        <w:b w:val="0"/>
        <w:bCs w:val="0"/>
        <w:i w:val="0"/>
        <w:iCs w:val="0"/>
        <w:smallCaps w:val="0"/>
        <w:strike w:val="0"/>
        <w:color w:val="f9b268"/>
        <w:sz w:val="22"/>
        <w:szCs w:val="22"/>
        <w:u w:val="none"/>
        <w:shd w:fill="auto" w:val="clear"/>
        <w:vertAlign w:val="baseline"/>
        <w:rtl w:val="0"/>
      </w:rPr>
      <w:t xml:space="preserve">- v.</w:t>
    </w:r>
    <w:r w:rsidDel="00000000" w:rsidR="00000000" w:rsidRPr="00000000">
      <w:rPr>
        <w:color w:val="f9b268"/>
        <w:rtl w:val="0"/>
      </w:rPr>
      <w:t xml:space="preserve">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urier New" w:cs="Courier New" w:eastAsia="Courier New" w:hAnsi="Courier New"/>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pPr>
    <w:rPr>
      <w:rFonts w:ascii="Century Gothic" w:cs="Century Gothic" w:eastAsia="Century Gothic" w:hAnsi="Century Gothic"/>
      <w:b w:val="1"/>
      <w:bCs w:val="1"/>
      <w:color w:val="b35f06"/>
      <w:sz w:val="28"/>
      <w:szCs w:val="28"/>
    </w:rPr>
  </w:style>
  <w:style w:type="paragraph" w:styleId="Heading2">
    <w:name w:val="heading 2"/>
    <w:basedOn w:val="Normal"/>
    <w:next w:val="Normal"/>
    <w:pPr>
      <w:keepNext w:val="1"/>
      <w:keepLines w:val="1"/>
      <w:spacing w:after="0" w:before="200" w:lineRule="auto"/>
    </w:pPr>
    <w:rPr>
      <w:rFonts w:ascii="Century Gothic" w:cs="Century Gothic" w:eastAsia="Century Gothic" w:hAnsi="Century Gothic"/>
      <w:b w:val="1"/>
      <w:bCs w:val="1"/>
      <w:color w:val="f07f09"/>
      <w:sz w:val="26"/>
      <w:szCs w:val="26"/>
    </w:rPr>
  </w:style>
  <w:style w:type="paragraph" w:styleId="Heading3">
    <w:name w:val="heading 3"/>
    <w:basedOn w:val="Normal"/>
    <w:next w:val="Normal"/>
    <w:pPr>
      <w:keepNext w:val="1"/>
      <w:keepLines w:val="1"/>
      <w:spacing w:after="0" w:before="200" w:lineRule="auto"/>
    </w:pPr>
    <w:rPr>
      <w:rFonts w:ascii="Century Gothic" w:cs="Century Gothic" w:eastAsia="Century Gothic" w:hAnsi="Century Gothic"/>
      <w:b w:val="1"/>
      <w:bCs w:val="1"/>
      <w:color w:val="f07f09"/>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f07f09" w:space="4" w:sz="8" w:val="single"/>
      </w:pBdr>
      <w:spacing w:after="300" w:line="240" w:lineRule="auto"/>
    </w:pPr>
    <w:rPr>
      <w:rFonts w:ascii="Century Gothic" w:cs="Century Gothic" w:eastAsia="Century Gothic" w:hAnsi="Century Gothic"/>
      <w:color w:val="252525"/>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u/0/d/19T-Rd5g3_WW2lPVXQmSLRSTZWI928Ai6Q9gG2UMpCwM/edit" TargetMode="External"/><Relationship Id="rId10" Type="http://schemas.openxmlformats.org/officeDocument/2006/relationships/hyperlink" Target="http://www.openblues.pl" TargetMode="External"/><Relationship Id="rId13" Type="http://schemas.openxmlformats.org/officeDocument/2006/relationships/hyperlink" Target="https://docs.google.com/document/d/1YRBOp2k8IDRYcioM3OEXjw3VMCEYbBLFdx2SfT089BU/edit?tab=t.0" TargetMode="External"/><Relationship Id="rId12" Type="http://schemas.openxmlformats.org/officeDocument/2006/relationships/hyperlink" Target="https://chat.whatsapp.com/FpBbIsZpV18LRja8wNhFd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UjaHtaAsgg4d1-sJKw_yTm31MKXZylHs" TargetMode="External"/><Relationship Id="rId15" Type="http://schemas.openxmlformats.org/officeDocument/2006/relationships/hyperlink" Target="https://chat.whatsapp.com/FpBbIsZpV18LRja8wNhFdX" TargetMode="External"/><Relationship Id="rId14" Type="http://schemas.openxmlformats.org/officeDocument/2006/relationships/hyperlink" Target="https://docs.google.com/spreadsheets/d/1UESfyCfU6n0c33zt_BTZE1tNmqlg1YIJFWDsFVNf83Y/edit?usp=sharing"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hat.whatsapp.com/FpBbIsZpV18LRja8wNhFdX" TargetMode="External"/><Relationship Id="rId8" Type="http://schemas.openxmlformats.org/officeDocument/2006/relationships/hyperlink" Target="https://chat.whatsapp.com/FpBbIsZpV18LRja8wNhFd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